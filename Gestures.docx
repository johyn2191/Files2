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9ACA1" w14:textId="77777777" w:rsidR="00DD3DCF" w:rsidRDefault="005D7053">
      <w:r>
        <w:t>Gestures</w:t>
      </w:r>
    </w:p>
    <w:p w14:paraId="672A6659" w14:textId="77777777" w:rsidR="005D7053" w:rsidRDefault="005D7053"/>
    <w:p w14:paraId="35702160" w14:textId="77777777" w:rsidR="005D7053" w:rsidRDefault="005D7053">
      <w:r>
        <w:t>Descriptive: to describe something</w:t>
      </w:r>
    </w:p>
    <w:p w14:paraId="242F073E" w14:textId="77777777" w:rsidR="005D7053" w:rsidRDefault="005D7053">
      <w:pPr>
        <w:rPr>
          <w:i/>
        </w:rPr>
      </w:pPr>
      <w:r>
        <w:tab/>
        <w:t xml:space="preserve">Arms out to show something is </w:t>
      </w:r>
      <w:r w:rsidRPr="005D7053">
        <w:rPr>
          <w:i/>
        </w:rPr>
        <w:t>this big</w:t>
      </w:r>
    </w:p>
    <w:p w14:paraId="0A37501D" w14:textId="77777777" w:rsidR="005D7053" w:rsidRDefault="005D7053">
      <w:r>
        <w:rPr>
          <w:i/>
        </w:rPr>
        <w:tab/>
      </w:r>
    </w:p>
    <w:p w14:paraId="487C2968" w14:textId="77777777" w:rsidR="005D7053" w:rsidRDefault="005D7053">
      <w:r>
        <w:t>Instrumental: to get something</w:t>
      </w:r>
    </w:p>
    <w:p w14:paraId="09BE65AB" w14:textId="77777777" w:rsidR="005D7053" w:rsidRDefault="005D7053">
      <w:pPr>
        <w:rPr>
          <w:i/>
        </w:rPr>
      </w:pPr>
      <w:r>
        <w:tab/>
        <w:t xml:space="preserve">Finger wag for </w:t>
      </w:r>
      <w:r w:rsidRPr="005D7053">
        <w:rPr>
          <w:i/>
        </w:rPr>
        <w:t>come here</w:t>
      </w:r>
    </w:p>
    <w:p w14:paraId="047F6132" w14:textId="77777777" w:rsidR="005D7053" w:rsidRDefault="005D7053" w:rsidP="40C3F01A">
      <w:pPr>
        <w:rPr>
          <w:i/>
          <w:iCs/>
        </w:rPr>
      </w:pPr>
      <w:r>
        <w:rPr>
          <w:i/>
        </w:rPr>
        <w:tab/>
      </w:r>
      <w:r w:rsidR="39D5892A">
        <w:t xml:space="preserve">Hand up for </w:t>
      </w:r>
      <w:r w:rsidR="39D5892A" w:rsidRPr="40C3F01A">
        <w:rPr>
          <w:i/>
          <w:iCs/>
        </w:rPr>
        <w:t>stop</w:t>
      </w:r>
    </w:p>
    <w:p w14:paraId="572D1A8A" w14:textId="7A05B904" w:rsidR="005D7053" w:rsidRDefault="31A00798" w:rsidP="3C5A362D">
      <w:pPr>
        <w:ind w:firstLine="720"/>
      </w:pPr>
      <w:r w:rsidRPr="3C5A362D">
        <w:t>Counting</w:t>
      </w:r>
      <w:r w:rsidR="0B40A6A6" w:rsidRPr="3C5A362D">
        <w:t xml:space="preserve"> on fingers</w:t>
      </w:r>
    </w:p>
    <w:p w14:paraId="5DAB6C7B" w14:textId="77777777" w:rsidR="005D7053" w:rsidRDefault="005D7053">
      <w:pPr>
        <w:rPr>
          <w:i/>
        </w:rPr>
      </w:pPr>
    </w:p>
    <w:p w14:paraId="04E42C6E" w14:textId="77777777" w:rsidR="005D7053" w:rsidRDefault="005D7053">
      <w:r>
        <w:t>Informational: to communicate</w:t>
      </w:r>
    </w:p>
    <w:p w14:paraId="1344BEB8" w14:textId="6993969A" w:rsidR="005D7053" w:rsidRDefault="005D7053">
      <w:r>
        <w:tab/>
        <w:t>Head nod, shrug, sign language</w:t>
      </w:r>
      <w:r w:rsidR="3B211D2A">
        <w:t>, holding out hand to be given something</w:t>
      </w:r>
    </w:p>
    <w:p w14:paraId="02EB378F" w14:textId="77777777" w:rsidR="005D7053" w:rsidRDefault="005D7053"/>
    <w:p w14:paraId="3A46A984" w14:textId="3FF26762" w:rsidR="005D7053" w:rsidRDefault="005D7053" w:rsidP="3C5A362D">
      <w:r>
        <w:t xml:space="preserve">Conventional: </w:t>
      </w:r>
      <w:r w:rsidR="4707FED1" w:rsidRPr="3C5A362D">
        <w:t>have a standard social meaning within a particular culture.</w:t>
      </w:r>
    </w:p>
    <w:p w14:paraId="48C13ECF" w14:textId="673548EB" w:rsidR="005D7053" w:rsidRDefault="005D7053">
      <w:r>
        <w:tab/>
        <w:t>Waving, clapping</w:t>
      </w:r>
      <w:r w:rsidR="046EA4B6">
        <w:t>, thumbs up</w:t>
      </w:r>
    </w:p>
    <w:p w14:paraId="6AD4EBDE" w14:textId="1F2E301A" w:rsidR="3C5A362D" w:rsidRDefault="3C5A362D"/>
    <w:p w14:paraId="6AB6C25C" w14:textId="1C2CC5AD" w:rsidR="63264013" w:rsidRDefault="63264013" w:rsidP="3C5A362D">
      <w:r w:rsidRPr="3C5A362D">
        <w:t>Emotional gestures express an emotion, such as shaking a fist to show anger, putting one's arm up to say "hooray!" or putting one's mouth to one's hand and gasping.</w:t>
      </w:r>
    </w:p>
    <w:p w14:paraId="739FDD41" w14:textId="07AD0B27" w:rsidR="3C5A362D" w:rsidRDefault="3C5A362D"/>
    <w:p w14:paraId="6ECF2CF6" w14:textId="60BB1776" w:rsidR="63264013" w:rsidRDefault="63264013" w:rsidP="3C5A362D">
      <w:r w:rsidRPr="3C5A362D">
        <w:t>Emphatic gestures are hand movements (beats) that are integrated into an individual's speech to provide emphasis as they are talking. It is important to pay attention to the quality of emphatic gestures, with special consideration as to how well the gestures are timed with an individual's speech and the degree to which the gestures are exaggerated or muted. In Module 4, emphatic and emotional gestures are considered in a separate item from other types of gestures</w:t>
      </w:r>
    </w:p>
    <w:p w14:paraId="30F7C50B" w14:textId="630D8DF0" w:rsidR="3C5A362D" w:rsidRDefault="3C5A362D"/>
    <w:p w14:paraId="1D938E6C" w14:textId="4814FCA1" w:rsidR="3C5A362D" w:rsidRDefault="3C5A362D"/>
    <w:p w14:paraId="6A05A809" w14:textId="77777777" w:rsidR="005E4142" w:rsidRDefault="005E4142"/>
    <w:p w14:paraId="5A39BBE3" w14:textId="77777777" w:rsidR="005E4142" w:rsidRDefault="005E4142" w:rsidP="005E4142">
      <w:pPr>
        <w:rPr>
          <w:rFonts w:ascii="Arial" w:hAnsi="Arial" w:cs="Arial"/>
          <w:b/>
        </w:rPr>
      </w:pPr>
    </w:p>
    <w:p w14:paraId="41C8F396" w14:textId="77777777" w:rsidR="005E4142" w:rsidRDefault="005E4142" w:rsidP="005E4142">
      <w:pPr>
        <w:rPr>
          <w:rFonts w:ascii="Arial" w:hAnsi="Arial" w:cs="Arial"/>
          <w:b/>
        </w:rPr>
      </w:pPr>
    </w:p>
    <w:p w14:paraId="72A3D3EC" w14:textId="77777777" w:rsidR="005E4142" w:rsidRDefault="005E4142" w:rsidP="005E4142">
      <w:pPr>
        <w:rPr>
          <w:rFonts w:ascii="Arial" w:hAnsi="Arial" w:cs="Arial"/>
          <w:b/>
        </w:rPr>
      </w:pPr>
    </w:p>
    <w:p w14:paraId="0D0B940D" w14:textId="77777777" w:rsidR="005E4142" w:rsidRDefault="005E4142" w:rsidP="005E4142">
      <w:pPr>
        <w:rPr>
          <w:rFonts w:ascii="Arial" w:hAnsi="Arial" w:cs="Arial"/>
          <w:b/>
        </w:rPr>
      </w:pPr>
    </w:p>
    <w:p w14:paraId="0E27B00A" w14:textId="77777777" w:rsidR="005E4142" w:rsidRDefault="005E4142" w:rsidP="005E4142">
      <w:pPr>
        <w:rPr>
          <w:rFonts w:ascii="Arial" w:hAnsi="Arial" w:cs="Arial"/>
          <w:b/>
        </w:rPr>
      </w:pPr>
    </w:p>
    <w:p w14:paraId="60061E4C" w14:textId="77777777" w:rsidR="005E4142" w:rsidRDefault="005E4142" w:rsidP="005E4142">
      <w:pPr>
        <w:rPr>
          <w:rFonts w:ascii="Arial" w:hAnsi="Arial" w:cs="Arial"/>
          <w:b/>
        </w:rPr>
      </w:pPr>
    </w:p>
    <w:p w14:paraId="44EAFD9C" w14:textId="77777777" w:rsidR="005E4142" w:rsidRDefault="005E4142" w:rsidP="005E4142">
      <w:pPr>
        <w:rPr>
          <w:rFonts w:ascii="Arial" w:hAnsi="Arial" w:cs="Arial"/>
          <w:b/>
        </w:rPr>
      </w:pPr>
    </w:p>
    <w:p w14:paraId="4B94D5A5" w14:textId="77777777" w:rsidR="005E4142" w:rsidRDefault="005E4142" w:rsidP="005E4142">
      <w:pPr>
        <w:rPr>
          <w:rFonts w:ascii="Arial" w:hAnsi="Arial" w:cs="Arial"/>
          <w:b/>
        </w:rPr>
      </w:pPr>
    </w:p>
    <w:p w14:paraId="3DEEC669" w14:textId="77777777" w:rsidR="005E4142" w:rsidRDefault="005E4142" w:rsidP="005E4142">
      <w:pPr>
        <w:rPr>
          <w:rFonts w:ascii="Arial" w:hAnsi="Arial" w:cs="Arial"/>
          <w:b/>
        </w:rPr>
      </w:pPr>
    </w:p>
    <w:p w14:paraId="3656B9AB" w14:textId="77777777" w:rsidR="005E4142" w:rsidRDefault="005E4142" w:rsidP="005E4142">
      <w:pPr>
        <w:rPr>
          <w:rFonts w:ascii="Arial" w:hAnsi="Arial" w:cs="Arial"/>
          <w:b/>
        </w:rPr>
      </w:pPr>
    </w:p>
    <w:p w14:paraId="45FB0818" w14:textId="77777777" w:rsidR="005E4142" w:rsidRDefault="005E4142" w:rsidP="005E4142">
      <w:pPr>
        <w:rPr>
          <w:rFonts w:ascii="Arial" w:hAnsi="Arial" w:cs="Arial"/>
          <w:b/>
        </w:rPr>
      </w:pPr>
    </w:p>
    <w:p w14:paraId="049F31CB" w14:textId="77777777" w:rsidR="005E4142" w:rsidRDefault="005E4142" w:rsidP="005E4142">
      <w:pPr>
        <w:rPr>
          <w:rFonts w:ascii="Arial" w:hAnsi="Arial" w:cs="Arial"/>
          <w:b/>
        </w:rPr>
      </w:pPr>
    </w:p>
    <w:p w14:paraId="53128261" w14:textId="77777777" w:rsidR="005E4142" w:rsidRDefault="005E4142" w:rsidP="005E4142">
      <w:pPr>
        <w:rPr>
          <w:rFonts w:ascii="Arial" w:hAnsi="Arial" w:cs="Arial"/>
          <w:b/>
        </w:rPr>
      </w:pPr>
    </w:p>
    <w:p w14:paraId="62486C05" w14:textId="77777777" w:rsidR="005E4142" w:rsidRDefault="005E4142" w:rsidP="005E4142">
      <w:pPr>
        <w:rPr>
          <w:rFonts w:ascii="Arial" w:hAnsi="Arial" w:cs="Arial"/>
          <w:b/>
        </w:rPr>
      </w:pPr>
    </w:p>
    <w:p w14:paraId="4101652C" w14:textId="77777777" w:rsidR="005E4142" w:rsidRDefault="005E4142" w:rsidP="005E4142">
      <w:pPr>
        <w:rPr>
          <w:rFonts w:ascii="Arial" w:hAnsi="Arial" w:cs="Arial"/>
          <w:b/>
        </w:rPr>
      </w:pPr>
    </w:p>
    <w:p w14:paraId="4B99056E" w14:textId="77777777" w:rsidR="005E4142" w:rsidRDefault="005E4142" w:rsidP="005E4142">
      <w:pPr>
        <w:rPr>
          <w:rFonts w:ascii="Arial" w:hAnsi="Arial" w:cs="Arial"/>
          <w:b/>
        </w:rPr>
      </w:pPr>
    </w:p>
    <w:p w14:paraId="1299C43A" w14:textId="77777777" w:rsidR="005E4142" w:rsidRDefault="005E4142" w:rsidP="005E4142">
      <w:pPr>
        <w:rPr>
          <w:rFonts w:ascii="Arial" w:hAnsi="Arial" w:cs="Arial"/>
          <w:b/>
        </w:rPr>
      </w:pPr>
    </w:p>
    <w:p w14:paraId="4DDBEF00" w14:textId="77777777" w:rsidR="005E4142" w:rsidRDefault="005E4142" w:rsidP="005E4142">
      <w:pPr>
        <w:rPr>
          <w:rFonts w:ascii="Arial" w:hAnsi="Arial" w:cs="Arial"/>
          <w:b/>
        </w:rPr>
      </w:pPr>
    </w:p>
    <w:p w14:paraId="3461D779" w14:textId="77777777" w:rsidR="005E4142" w:rsidRDefault="005E4142" w:rsidP="005E4142">
      <w:pPr>
        <w:rPr>
          <w:rFonts w:ascii="Arial" w:hAnsi="Arial" w:cs="Arial"/>
          <w:b/>
        </w:rPr>
      </w:pPr>
    </w:p>
    <w:p w14:paraId="3CF2D8B6" w14:textId="77777777" w:rsidR="005E4142" w:rsidRDefault="005E4142" w:rsidP="005E4142">
      <w:pPr>
        <w:rPr>
          <w:rFonts w:ascii="Arial" w:hAnsi="Arial" w:cs="Arial"/>
          <w:b/>
        </w:rPr>
      </w:pPr>
    </w:p>
    <w:p w14:paraId="0FB78278" w14:textId="77777777" w:rsidR="005E4142" w:rsidRDefault="005E4142" w:rsidP="005E4142">
      <w:pPr>
        <w:rPr>
          <w:rFonts w:ascii="Arial" w:hAnsi="Arial" w:cs="Arial"/>
          <w:b/>
        </w:rPr>
      </w:pPr>
    </w:p>
    <w:p w14:paraId="1FC39945" w14:textId="77777777" w:rsidR="005E4142" w:rsidRDefault="005E4142" w:rsidP="005E4142">
      <w:pPr>
        <w:rPr>
          <w:rFonts w:ascii="Arial" w:hAnsi="Arial" w:cs="Arial"/>
          <w:b/>
        </w:rPr>
      </w:pPr>
    </w:p>
    <w:p w14:paraId="0562CB0E" w14:textId="77777777" w:rsidR="005E4142" w:rsidRDefault="005E4142" w:rsidP="005E4142">
      <w:pPr>
        <w:rPr>
          <w:rFonts w:ascii="Arial" w:hAnsi="Arial" w:cs="Arial"/>
          <w:b/>
        </w:rPr>
      </w:pPr>
    </w:p>
    <w:p w14:paraId="34CE0A41" w14:textId="77777777" w:rsidR="005E4142" w:rsidRDefault="005E4142" w:rsidP="005E4142">
      <w:pPr>
        <w:rPr>
          <w:rFonts w:ascii="Arial" w:hAnsi="Arial" w:cs="Arial"/>
          <w:b/>
        </w:rPr>
      </w:pPr>
    </w:p>
    <w:p w14:paraId="62EBF3C5" w14:textId="77777777" w:rsidR="005E4142" w:rsidRDefault="005E4142" w:rsidP="005E4142">
      <w:pPr>
        <w:rPr>
          <w:rFonts w:ascii="Arial" w:hAnsi="Arial" w:cs="Arial"/>
          <w:b/>
        </w:rPr>
      </w:pPr>
    </w:p>
    <w:p w14:paraId="6D98A12B" w14:textId="77777777" w:rsidR="005E4142" w:rsidRDefault="005E4142" w:rsidP="005E4142">
      <w:pPr>
        <w:rPr>
          <w:rFonts w:ascii="Arial" w:hAnsi="Arial" w:cs="Arial"/>
          <w:b/>
        </w:rPr>
      </w:pPr>
    </w:p>
    <w:p w14:paraId="2946DB82" w14:textId="77777777" w:rsidR="005E4142" w:rsidRDefault="005E4142" w:rsidP="005E4142">
      <w:pPr>
        <w:rPr>
          <w:rFonts w:ascii="Arial" w:hAnsi="Arial" w:cs="Arial"/>
          <w:b/>
        </w:rPr>
      </w:pPr>
    </w:p>
    <w:p w14:paraId="5997CC1D" w14:textId="77777777" w:rsidR="005E4142" w:rsidRDefault="005E4142" w:rsidP="005E4142">
      <w:pPr>
        <w:rPr>
          <w:rFonts w:ascii="Arial" w:hAnsi="Arial" w:cs="Arial"/>
          <w:b/>
        </w:rPr>
      </w:pPr>
    </w:p>
    <w:p w14:paraId="110FFD37" w14:textId="77777777" w:rsidR="005E4142" w:rsidRDefault="005E4142" w:rsidP="005E4142">
      <w:pPr>
        <w:rPr>
          <w:rFonts w:ascii="Arial" w:hAnsi="Arial" w:cs="Arial"/>
          <w:b/>
        </w:rPr>
      </w:pPr>
    </w:p>
    <w:p w14:paraId="6B699379" w14:textId="77777777" w:rsidR="005E4142" w:rsidRDefault="005E4142" w:rsidP="005E4142">
      <w:pPr>
        <w:rPr>
          <w:rFonts w:ascii="Arial" w:hAnsi="Arial" w:cs="Arial"/>
          <w:b/>
        </w:rPr>
      </w:pPr>
    </w:p>
    <w:p w14:paraId="78F432AB" w14:textId="77777777" w:rsidR="005E4142" w:rsidRDefault="005E4142" w:rsidP="005E4142">
      <w:pPr>
        <w:rPr>
          <w:b/>
        </w:rPr>
      </w:pPr>
      <w:r>
        <w:rPr>
          <w:rFonts w:ascii="Arial" w:hAnsi="Arial" w:cs="Arial"/>
          <w:b/>
        </w:rPr>
        <w:t xml:space="preserve">Compiled by Ellen Hanson, Ph.D., trainer </w:t>
      </w:r>
      <w:r>
        <w:rPr>
          <w:rFonts w:ascii="Arial" w:hAnsi="Arial" w:cs="Arial"/>
          <w:b/>
        </w:rPr>
        <w:br/>
        <w:t>Children's Hospital, Boston</w:t>
      </w:r>
    </w:p>
    <w:p w14:paraId="5151A7DD" w14:textId="77777777" w:rsidR="005E4142" w:rsidRDefault="005E4142" w:rsidP="005E4142">
      <w:pPr>
        <w:rPr>
          <w:b/>
        </w:rPr>
      </w:pPr>
      <w:r>
        <w:rPr>
          <w:rFonts w:ascii="Arial" w:hAnsi="Arial" w:cs="Arial"/>
          <w:b/>
        </w:rPr>
        <w:t>From trainings at the U of Michigan</w:t>
      </w:r>
    </w:p>
    <w:p w14:paraId="3E69ADE1" w14:textId="77777777" w:rsidR="005E4142" w:rsidRDefault="005E4142" w:rsidP="005E4142">
      <w:pPr>
        <w:rPr>
          <w:rFonts w:ascii="Arial" w:hAnsi="Arial" w:cs="Arial"/>
          <w:b/>
        </w:rPr>
      </w:pPr>
      <w:r>
        <w:rPr>
          <w:rFonts w:ascii="Arial" w:hAnsi="Arial" w:cs="Arial"/>
          <w:b/>
        </w:rPr>
        <w:t>Last revision Spring 2004</w:t>
      </w:r>
    </w:p>
    <w:p w14:paraId="3FE9F23F" w14:textId="77777777" w:rsidR="005E4142" w:rsidRDefault="005E4142" w:rsidP="005E4142">
      <w:pPr>
        <w:rPr>
          <w:rFonts w:ascii="Arial" w:hAnsi="Arial" w:cs="Arial"/>
          <w:b/>
        </w:rPr>
      </w:pPr>
    </w:p>
    <w:p w14:paraId="42A58EE7" w14:textId="77777777" w:rsidR="005E4142" w:rsidRDefault="005E4142" w:rsidP="005E4142">
      <w:pPr>
        <w:rPr>
          <w:b/>
        </w:rPr>
      </w:pPr>
      <w:r>
        <w:rPr>
          <w:rFonts w:ascii="Arial" w:hAnsi="Arial" w:cs="Arial"/>
          <w:b/>
        </w:rPr>
        <w:t xml:space="preserve">Author: </w:t>
      </w:r>
      <w:smartTag w:uri="urn:schemas-microsoft-com:office:smarttags" w:element="PersonName">
        <w:smartTag w:uri="urn:schemas:contacts" w:element="GivenName">
          <w:r>
            <w:rPr>
              <w:rFonts w:ascii="Arial" w:hAnsi="Arial" w:cs="Arial"/>
              <w:color w:val="000000"/>
              <w:sz w:val="20"/>
              <w:szCs w:val="20"/>
            </w:rPr>
            <w:t>Wendy</w:t>
          </w:r>
        </w:smartTag>
        <w:r>
          <w:rPr>
            <w:rFonts w:ascii="Arial" w:hAnsi="Arial" w:cs="Arial"/>
            <w:color w:val="000000"/>
            <w:sz w:val="20"/>
            <w:szCs w:val="20"/>
          </w:rPr>
          <w:t xml:space="preserve"> </w:t>
        </w:r>
        <w:smartTag w:uri="urn:schemas-microsoft-com:office:smarttags" w:element="stockticker">
          <w:r>
            <w:rPr>
              <w:rFonts w:ascii="Arial" w:hAnsi="Arial" w:cs="Arial"/>
              <w:color w:val="000000"/>
              <w:sz w:val="20"/>
              <w:szCs w:val="20"/>
            </w:rPr>
            <w:t>Roberts</w:t>
          </w:r>
        </w:smartTag>
        <w:r>
          <w:rPr>
            <w:rFonts w:ascii="Arial" w:hAnsi="Arial" w:cs="Arial"/>
            <w:color w:val="000000"/>
            <w:sz w:val="20"/>
            <w:szCs w:val="20"/>
          </w:rPr>
          <w:t xml:space="preserve">, </w:t>
        </w:r>
        <w:smartTag w:uri="urn:schemas:contacts" w:element="nameSuffix">
          <w:r>
            <w:rPr>
              <w:rFonts w:ascii="Arial" w:hAnsi="Arial" w:cs="Arial"/>
              <w:color w:val="000000"/>
              <w:sz w:val="20"/>
              <w:szCs w:val="20"/>
            </w:rPr>
            <w:t>M.D.</w:t>
          </w:r>
        </w:smartTag>
      </w:smartTag>
      <w:r>
        <w:rPr>
          <w:rFonts w:ascii="Arial" w:hAnsi="Arial" w:cs="Arial"/>
          <w:color w:val="000000"/>
          <w:sz w:val="20"/>
          <w:szCs w:val="20"/>
        </w:rPr>
        <w:t xml:space="preserve"> at </w:t>
      </w:r>
      <w:smartTag w:uri="urn:schemas-microsoft-com:office:smarttags" w:element="PlaceName">
        <w:r>
          <w:rPr>
            <w:rFonts w:ascii="Arial" w:hAnsi="Arial" w:cs="Arial"/>
            <w:color w:val="000000"/>
            <w:sz w:val="20"/>
            <w:szCs w:val="20"/>
          </w:rPr>
          <w:t>Sick</w:t>
        </w:r>
      </w:smartTag>
      <w:r>
        <w:rPr>
          <w:rFonts w:ascii="Arial" w:hAnsi="Arial" w:cs="Arial"/>
          <w:color w:val="000000"/>
          <w:sz w:val="20"/>
          <w:szCs w:val="20"/>
        </w:rPr>
        <w:t xml:space="preserve"> </w:t>
      </w:r>
      <w:smartTag w:uri="urn:schemas-microsoft-com:office:smarttags" w:element="PlaceType">
        <w:r>
          <w:rPr>
            <w:rFonts w:ascii="Arial" w:hAnsi="Arial" w:cs="Arial"/>
            <w:color w:val="000000"/>
            <w:sz w:val="20"/>
            <w:szCs w:val="20"/>
          </w:rPr>
          <w:t>Hospital</w:t>
        </w:r>
      </w:smartTag>
      <w:r>
        <w:rPr>
          <w:rFonts w:ascii="Arial" w:hAnsi="Arial" w:cs="Arial"/>
          <w:color w:val="000000"/>
          <w:sz w:val="20"/>
          <w:szCs w:val="20"/>
        </w:rPr>
        <w:t xml:space="preserve"> for Children, </w:t>
      </w:r>
      <w:smartTag w:uri="urn:schemas-microsoft-com:office:smarttags" w:element="City">
        <w:smartTag w:uri="urn:schemas-microsoft-com:office:smarttags" w:element="place">
          <w:r>
            <w:rPr>
              <w:rFonts w:ascii="Arial" w:hAnsi="Arial" w:cs="Arial"/>
              <w:color w:val="000000"/>
              <w:sz w:val="20"/>
              <w:szCs w:val="20"/>
            </w:rPr>
            <w:t>Toronto</w:t>
          </w:r>
        </w:smartTag>
      </w:smartTag>
    </w:p>
    <w:p w14:paraId="1F72F646" w14:textId="77777777" w:rsidR="005E4142" w:rsidRDefault="005E4142" w:rsidP="005E4142">
      <w:pPr>
        <w:pStyle w:val="Title"/>
      </w:pPr>
    </w:p>
    <w:p w14:paraId="7CA34B50" w14:textId="77777777" w:rsidR="005E4142" w:rsidRDefault="005E4142" w:rsidP="005E4142">
      <w:pPr>
        <w:pStyle w:val="Title"/>
      </w:pPr>
      <w:r>
        <w:t>Gestures</w:t>
      </w:r>
    </w:p>
    <w:p w14:paraId="4517DEA9" w14:textId="77777777" w:rsidR="005E4142" w:rsidRDefault="005E4142" w:rsidP="005E4142">
      <w:pPr>
        <w:jc w:val="center"/>
        <w:rPr>
          <w:b/>
          <w:sz w:val="36"/>
        </w:rPr>
      </w:pPr>
      <w:r>
        <w:rPr>
          <w:b/>
          <w:sz w:val="36"/>
        </w:rPr>
        <w:t>(definitions for ADOS)</w:t>
      </w:r>
    </w:p>
    <w:p w14:paraId="08CE6F91" w14:textId="77777777" w:rsidR="005E4142" w:rsidRDefault="005E4142" w:rsidP="005E4142">
      <w:pPr>
        <w:rPr>
          <w:b/>
          <w:sz w:val="36"/>
        </w:rPr>
      </w:pPr>
    </w:p>
    <w:p w14:paraId="61CDCEAD" w14:textId="77777777" w:rsidR="005E4142" w:rsidRDefault="005E4142" w:rsidP="005E4142">
      <w:pPr>
        <w:rPr>
          <w:b/>
          <w:sz w:val="36"/>
        </w:rPr>
      </w:pPr>
    </w:p>
    <w:p w14:paraId="341C0AE2" w14:textId="77777777" w:rsidR="005E4142" w:rsidRDefault="005E4142" w:rsidP="005E4142">
      <w:pPr>
        <w:numPr>
          <w:ilvl w:val="0"/>
          <w:numId w:val="1"/>
        </w:numPr>
      </w:pPr>
      <w:r>
        <w:t xml:space="preserve">A gesture must include the </w:t>
      </w:r>
      <w:r>
        <w:rPr>
          <w:u w:val="single"/>
        </w:rPr>
        <w:t>intention to communicate</w:t>
      </w:r>
    </w:p>
    <w:p w14:paraId="6BB9E253" w14:textId="77777777" w:rsidR="005E4142" w:rsidRDefault="005E4142" w:rsidP="005E4142"/>
    <w:p w14:paraId="50E0563D" w14:textId="77777777" w:rsidR="005E4142" w:rsidRDefault="005E4142" w:rsidP="005E4142">
      <w:pPr>
        <w:numPr>
          <w:ilvl w:val="0"/>
          <w:numId w:val="1"/>
        </w:numPr>
      </w:pPr>
      <w:r>
        <w:t>DO NOT score facial expressions as gestures</w:t>
      </w:r>
    </w:p>
    <w:p w14:paraId="23DE523C" w14:textId="77777777" w:rsidR="005E4142" w:rsidRDefault="005E4142" w:rsidP="005E4142"/>
    <w:p w14:paraId="2ADC7D5B" w14:textId="77777777" w:rsidR="005E4142" w:rsidRDefault="005E4142" w:rsidP="005E4142">
      <w:pPr>
        <w:numPr>
          <w:ilvl w:val="0"/>
          <w:numId w:val="1"/>
        </w:numPr>
      </w:pPr>
      <w:r>
        <w:rPr>
          <w:b/>
        </w:rPr>
        <w:t xml:space="preserve">Descriptive Gesture:  </w:t>
      </w:r>
      <w:r>
        <w:t>Describes something (adjectives); Pantomime, e.g., “it was THIS BIG,” “wavy,” “like this.”</w:t>
      </w:r>
    </w:p>
    <w:p w14:paraId="52E56223" w14:textId="77777777" w:rsidR="005E4142" w:rsidRDefault="005E4142" w:rsidP="005E4142"/>
    <w:p w14:paraId="6439ED30" w14:textId="77777777" w:rsidR="005E4142" w:rsidRDefault="005E4142" w:rsidP="005E4142">
      <w:pPr>
        <w:numPr>
          <w:ilvl w:val="1"/>
          <w:numId w:val="1"/>
        </w:numPr>
      </w:pPr>
      <w:r>
        <w:t>Actions during the Demonstration Task – if descriptive, can code</w:t>
      </w:r>
    </w:p>
    <w:p w14:paraId="7BCC14BA" w14:textId="77777777" w:rsidR="005E4142" w:rsidRDefault="005E4142" w:rsidP="005E4142">
      <w:pPr>
        <w:numPr>
          <w:ilvl w:val="1"/>
          <w:numId w:val="1"/>
        </w:numPr>
      </w:pPr>
      <w:r>
        <w:t>But maximum score for JUST in demonstration task = 1</w:t>
      </w:r>
    </w:p>
    <w:p w14:paraId="07547A01" w14:textId="77777777" w:rsidR="005E4142" w:rsidRDefault="005E4142" w:rsidP="005E4142"/>
    <w:p w14:paraId="5C6A63AD" w14:textId="77777777" w:rsidR="005E4142" w:rsidRPr="001E2CFF" w:rsidRDefault="005E4142" w:rsidP="005E4142">
      <w:pPr>
        <w:pStyle w:val="PlainText"/>
        <w:rPr>
          <w:ins w:id="0" w:author="Unknown" w:date="2012-02-23T10:17:00Z"/>
        </w:rPr>
      </w:pPr>
      <w:r>
        <w:t xml:space="preserve">Emotional gesture: </w:t>
      </w:r>
      <w:ins w:id="1" w:author="Unknown" w:date="2012-02-23T10:17:00Z">
        <w:r w:rsidRPr="001E2CFF">
          <w:t>would be typically a descriptive gesture that conveys an emotion.  - clenching your fists for "angry" or covering your mouth for "su</w:t>
        </w:r>
      </w:ins>
      <w:r>
        <w:t>r</w:t>
      </w:r>
      <w:ins w:id="2" w:author="Unknown" w:date="2012-02-23T10:17:00Z">
        <w:r w:rsidRPr="001E2CFF">
          <w:t>prised" or banging your hand against your forehead for exasperation as in -  "I am so stupid - duh!" : )</w:t>
        </w:r>
      </w:ins>
    </w:p>
    <w:p w14:paraId="5043CB0F" w14:textId="77777777" w:rsidR="005E4142" w:rsidRDefault="005E4142" w:rsidP="005E4142">
      <w:pPr>
        <w:ind w:left="1080"/>
      </w:pPr>
    </w:p>
    <w:p w14:paraId="1D3EA826" w14:textId="77777777" w:rsidR="005E4142" w:rsidRDefault="005E4142" w:rsidP="005E4142">
      <w:pPr>
        <w:numPr>
          <w:ilvl w:val="0"/>
          <w:numId w:val="1"/>
        </w:numPr>
      </w:pPr>
      <w:r>
        <w:rPr>
          <w:b/>
        </w:rPr>
        <w:t>Instrumental Gesture:</w:t>
      </w:r>
      <w:r>
        <w:t xml:space="preserve">  Used in order to get something/ a gesture that results in someone doing something</w:t>
      </w:r>
    </w:p>
    <w:p w14:paraId="07459315" w14:textId="77777777" w:rsidR="005E4142" w:rsidRDefault="005E4142" w:rsidP="005E4142">
      <w:pPr>
        <w:ind w:left="360"/>
      </w:pPr>
    </w:p>
    <w:p w14:paraId="249C7222" w14:textId="77777777" w:rsidR="005E4142" w:rsidRDefault="005E4142" w:rsidP="005E4142">
      <w:pPr>
        <w:numPr>
          <w:ilvl w:val="0"/>
          <w:numId w:val="1"/>
        </w:numPr>
      </w:pPr>
      <w:r>
        <w:rPr>
          <w:b/>
        </w:rPr>
        <w:t>Informational Gesture:</w:t>
      </w:r>
      <w:r>
        <w:t xml:space="preserve">  Roughly equivalent to words</w:t>
      </w:r>
    </w:p>
    <w:p w14:paraId="6537F28F" w14:textId="77777777" w:rsidR="005E4142" w:rsidRDefault="005E4142" w:rsidP="005E4142"/>
    <w:p w14:paraId="7E4416AB" w14:textId="77777777" w:rsidR="005E4142" w:rsidRDefault="005E4142" w:rsidP="005E4142">
      <w:pPr>
        <w:numPr>
          <w:ilvl w:val="1"/>
          <w:numId w:val="1"/>
        </w:numPr>
      </w:pPr>
      <w:r>
        <w:t>Head nod/shake, shrug, etc.</w:t>
      </w:r>
    </w:p>
    <w:p w14:paraId="3BAD943F" w14:textId="77777777" w:rsidR="005E4142" w:rsidRDefault="005E4142" w:rsidP="005E4142">
      <w:pPr>
        <w:numPr>
          <w:ilvl w:val="1"/>
          <w:numId w:val="1"/>
        </w:numPr>
      </w:pPr>
      <w:r>
        <w:t>Include learned signs here (ASL)</w:t>
      </w:r>
    </w:p>
    <w:p w14:paraId="4E2FD4F3" w14:textId="77777777" w:rsidR="005E4142" w:rsidRDefault="005E4142" w:rsidP="005E4142">
      <w:pPr>
        <w:numPr>
          <w:ilvl w:val="1"/>
          <w:numId w:val="1"/>
        </w:numPr>
      </w:pPr>
      <w:r>
        <w:t>Manual signs are not coded as words in the ADOS</w:t>
      </w:r>
    </w:p>
    <w:p w14:paraId="6DFB9E20" w14:textId="77777777" w:rsidR="005E4142" w:rsidRDefault="005E4142" w:rsidP="005E4142">
      <w:pPr>
        <w:ind w:left="1080"/>
      </w:pPr>
    </w:p>
    <w:p w14:paraId="1BDFEE5E" w14:textId="77777777" w:rsidR="005E4142" w:rsidRDefault="005E4142" w:rsidP="005E4142">
      <w:pPr>
        <w:numPr>
          <w:ilvl w:val="0"/>
          <w:numId w:val="1"/>
        </w:numPr>
        <w:rPr>
          <w:b/>
        </w:rPr>
      </w:pPr>
      <w:r>
        <w:rPr>
          <w:b/>
        </w:rPr>
        <w:t>Conventional Gestures:</w:t>
      </w:r>
      <w:r>
        <w:t xml:space="preserve">  Learned/modeled</w:t>
      </w:r>
    </w:p>
    <w:p w14:paraId="38E36274" w14:textId="77777777" w:rsidR="005E4142" w:rsidRDefault="005E4142" w:rsidP="005E4142">
      <w:pPr>
        <w:numPr>
          <w:ilvl w:val="1"/>
          <w:numId w:val="1"/>
        </w:numPr>
      </w:pPr>
      <w:r>
        <w:t>Wave, clap, etc.</w:t>
      </w:r>
    </w:p>
    <w:p w14:paraId="70DF9E56" w14:textId="77777777" w:rsidR="005E4142" w:rsidRDefault="005E4142" w:rsidP="005E4142"/>
    <w:p w14:paraId="44E871BC" w14:textId="77777777" w:rsidR="005E4142" w:rsidRDefault="005E4142" w:rsidP="005E4142"/>
    <w:p w14:paraId="0D42D4CA" w14:textId="77777777" w:rsidR="005E4142" w:rsidRDefault="005E4142" w:rsidP="005E4142">
      <w:r>
        <w:t>Other important considerations:</w:t>
      </w:r>
    </w:p>
    <w:p w14:paraId="144A5D23" w14:textId="77777777" w:rsidR="005E4142" w:rsidRDefault="005E4142" w:rsidP="005E4142"/>
    <w:p w14:paraId="1955E52D" w14:textId="77777777" w:rsidR="005E4142" w:rsidRDefault="005E4142" w:rsidP="005E4142">
      <w:pPr>
        <w:numPr>
          <w:ilvl w:val="0"/>
          <w:numId w:val="2"/>
        </w:numPr>
      </w:pPr>
      <w:r>
        <w:t>Can score gesture if prompted (e.g., “show me”), but NOT if imitated</w:t>
      </w:r>
    </w:p>
    <w:p w14:paraId="43CF68D4" w14:textId="77777777" w:rsidR="005E4142" w:rsidRDefault="005E4142" w:rsidP="005E4142">
      <w:pPr>
        <w:numPr>
          <w:ilvl w:val="0"/>
          <w:numId w:val="2"/>
        </w:numPr>
      </w:pPr>
      <w:r>
        <w:t>Consider overall amount of language.  Expect few gestures with less language</w:t>
      </w:r>
    </w:p>
    <w:p w14:paraId="25F47642" w14:textId="77777777" w:rsidR="005E4142" w:rsidRDefault="005E4142" w:rsidP="005E4142">
      <w:pPr>
        <w:numPr>
          <w:ilvl w:val="0"/>
          <w:numId w:val="2"/>
        </w:numPr>
      </w:pPr>
      <w:r>
        <w:t>Determination of “few” vs. “many”:  Consider family and cultural differences</w:t>
      </w:r>
    </w:p>
    <w:p w14:paraId="738610EB" w14:textId="77777777" w:rsidR="005E4142" w:rsidRDefault="005E4142" w:rsidP="005E4142"/>
    <w:p w14:paraId="0F7D6FB5" w14:textId="77777777" w:rsidR="005E4142" w:rsidRDefault="005E4142" w:rsidP="005E4142">
      <w:pPr>
        <w:numPr>
          <w:ilvl w:val="0"/>
          <w:numId w:val="2"/>
        </w:numPr>
      </w:pPr>
      <w:r>
        <w:t>BLOWING</w:t>
      </w:r>
    </w:p>
    <w:p w14:paraId="637805D2" w14:textId="77777777" w:rsidR="005E4142" w:rsidRDefault="005E4142" w:rsidP="005E4142"/>
    <w:p w14:paraId="636B54CB" w14:textId="77777777" w:rsidR="005E4142" w:rsidRDefault="005E4142" w:rsidP="005E4142">
      <w:pPr>
        <w:numPr>
          <w:ilvl w:val="1"/>
          <w:numId w:val="2"/>
        </w:numPr>
      </w:pPr>
      <w:r>
        <w:t>Can be a gesture if used to request continuation of balloon</w:t>
      </w:r>
    </w:p>
    <w:p w14:paraId="2B6DBD59" w14:textId="77777777" w:rsidR="005E4142" w:rsidRDefault="005E4142" w:rsidP="005E4142">
      <w:pPr>
        <w:numPr>
          <w:ilvl w:val="1"/>
          <w:numId w:val="2"/>
        </w:numPr>
      </w:pPr>
      <w:r>
        <w:t xml:space="preserve">Usually not clear if it is just part of routine or indicating that it is part of a routine so score!!! For example, if you say, “what do you do next?” and the child blows – probably a gesture.  Otherwise, it can be unclear.  </w:t>
      </w:r>
    </w:p>
    <w:p w14:paraId="67619E88" w14:textId="77777777" w:rsidR="005E4142" w:rsidRDefault="005E4142" w:rsidP="005E4142">
      <w:pPr>
        <w:numPr>
          <w:ilvl w:val="1"/>
          <w:numId w:val="2"/>
        </w:numPr>
      </w:pPr>
      <w:r>
        <w:t xml:space="preserve">Blowing for bubbles – communicative gesture be cautious if it is just an imitation </w:t>
      </w:r>
    </w:p>
    <w:p w14:paraId="463F29E8" w14:textId="77777777" w:rsidR="005E4142" w:rsidRDefault="005E4142" w:rsidP="005E4142"/>
    <w:p w14:paraId="3B7B4B86" w14:textId="77777777" w:rsidR="005E4142" w:rsidRPr="005D7053" w:rsidRDefault="005E4142"/>
    <w:sectPr w:rsidR="005E4142" w:rsidRPr="005D705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F2097"/>
    <w:multiLevelType w:val="hybridMultilevel"/>
    <w:tmpl w:val="EAFEBDE6"/>
    <w:lvl w:ilvl="0" w:tplc="FFFFFFFF">
      <w:start w:val="1"/>
      <w:numFmt w:val="bullet"/>
      <w:lvlText w:val="o"/>
      <w:lvlJc w:val="left"/>
      <w:pPr>
        <w:tabs>
          <w:tab w:val="num" w:pos="720"/>
        </w:tabs>
        <w:ind w:left="720" w:hanging="360"/>
      </w:pPr>
      <w:rPr>
        <w:rFonts w:ascii="Courier New" w:hAnsi="Courier New"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7D903F92"/>
    <w:multiLevelType w:val="hybridMultilevel"/>
    <w:tmpl w:val="0DC45884"/>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decimal"/>
      <w:lvlText w:val="%3."/>
      <w:lvlJc w:val="left"/>
      <w:pPr>
        <w:tabs>
          <w:tab w:val="num" w:pos="2160"/>
        </w:tabs>
        <w:ind w:left="2160" w:hanging="360"/>
      </w:p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num w:numId="1" w16cid:durableId="763064463">
    <w:abstractNumId w:val="1"/>
  </w:num>
  <w:num w:numId="2" w16cid:durableId="1966346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053"/>
    <w:rsid w:val="000077ED"/>
    <w:rsid w:val="000146CC"/>
    <w:rsid w:val="00056BD0"/>
    <w:rsid w:val="00061D83"/>
    <w:rsid w:val="00063178"/>
    <w:rsid w:val="00086A04"/>
    <w:rsid w:val="00095CBD"/>
    <w:rsid w:val="000A205B"/>
    <w:rsid w:val="000A5BC1"/>
    <w:rsid w:val="000B7CF5"/>
    <w:rsid w:val="000C4EB1"/>
    <w:rsid w:val="000D453D"/>
    <w:rsid w:val="000E08D3"/>
    <w:rsid w:val="000E77BB"/>
    <w:rsid w:val="000F53F5"/>
    <w:rsid w:val="0010155A"/>
    <w:rsid w:val="00105E4A"/>
    <w:rsid w:val="00124BA9"/>
    <w:rsid w:val="00134C42"/>
    <w:rsid w:val="00135991"/>
    <w:rsid w:val="0015403E"/>
    <w:rsid w:val="00172270"/>
    <w:rsid w:val="00172449"/>
    <w:rsid w:val="001823F2"/>
    <w:rsid w:val="00193B72"/>
    <w:rsid w:val="001A5174"/>
    <w:rsid w:val="001B218B"/>
    <w:rsid w:val="001C0CA0"/>
    <w:rsid w:val="001C3B1F"/>
    <w:rsid w:val="001D0983"/>
    <w:rsid w:val="001D4949"/>
    <w:rsid w:val="001E1D65"/>
    <w:rsid w:val="001E22B3"/>
    <w:rsid w:val="001E7208"/>
    <w:rsid w:val="001F1486"/>
    <w:rsid w:val="001F7190"/>
    <w:rsid w:val="0020424B"/>
    <w:rsid w:val="00204657"/>
    <w:rsid w:val="002172E9"/>
    <w:rsid w:val="0022466B"/>
    <w:rsid w:val="00235E14"/>
    <w:rsid w:val="002449F4"/>
    <w:rsid w:val="00247E91"/>
    <w:rsid w:val="00250FFB"/>
    <w:rsid w:val="00262FEC"/>
    <w:rsid w:val="0026797A"/>
    <w:rsid w:val="002B283E"/>
    <w:rsid w:val="002B549C"/>
    <w:rsid w:val="002C28EE"/>
    <w:rsid w:val="002E1E30"/>
    <w:rsid w:val="002E569F"/>
    <w:rsid w:val="002E6F20"/>
    <w:rsid w:val="002F5A90"/>
    <w:rsid w:val="00304CBC"/>
    <w:rsid w:val="00312979"/>
    <w:rsid w:val="00312E61"/>
    <w:rsid w:val="00322456"/>
    <w:rsid w:val="003406E9"/>
    <w:rsid w:val="00355FF9"/>
    <w:rsid w:val="00357EC9"/>
    <w:rsid w:val="003629B0"/>
    <w:rsid w:val="003725BC"/>
    <w:rsid w:val="00382E12"/>
    <w:rsid w:val="00385DEA"/>
    <w:rsid w:val="003A2610"/>
    <w:rsid w:val="003D27A0"/>
    <w:rsid w:val="003D51B0"/>
    <w:rsid w:val="003F0300"/>
    <w:rsid w:val="003F37C1"/>
    <w:rsid w:val="003F5B6E"/>
    <w:rsid w:val="004002DA"/>
    <w:rsid w:val="00420B5D"/>
    <w:rsid w:val="00430EFA"/>
    <w:rsid w:val="0043374F"/>
    <w:rsid w:val="00433DB4"/>
    <w:rsid w:val="00443FB6"/>
    <w:rsid w:val="0044572D"/>
    <w:rsid w:val="00453568"/>
    <w:rsid w:val="00466BB5"/>
    <w:rsid w:val="004725EE"/>
    <w:rsid w:val="00493706"/>
    <w:rsid w:val="00496B18"/>
    <w:rsid w:val="004A3C51"/>
    <w:rsid w:val="004A5F06"/>
    <w:rsid w:val="004B7729"/>
    <w:rsid w:val="004C6565"/>
    <w:rsid w:val="004D1B97"/>
    <w:rsid w:val="004D3E36"/>
    <w:rsid w:val="004E0D29"/>
    <w:rsid w:val="004E3D4A"/>
    <w:rsid w:val="004F570E"/>
    <w:rsid w:val="004F6537"/>
    <w:rsid w:val="004F7716"/>
    <w:rsid w:val="004F7E7D"/>
    <w:rsid w:val="00500C87"/>
    <w:rsid w:val="00505285"/>
    <w:rsid w:val="005128E4"/>
    <w:rsid w:val="00516E26"/>
    <w:rsid w:val="00532355"/>
    <w:rsid w:val="00546505"/>
    <w:rsid w:val="00552ABE"/>
    <w:rsid w:val="00557175"/>
    <w:rsid w:val="005904D4"/>
    <w:rsid w:val="005914D6"/>
    <w:rsid w:val="00592392"/>
    <w:rsid w:val="00593174"/>
    <w:rsid w:val="005A086E"/>
    <w:rsid w:val="005A7701"/>
    <w:rsid w:val="005C5969"/>
    <w:rsid w:val="005D276C"/>
    <w:rsid w:val="005D3DD7"/>
    <w:rsid w:val="005D7053"/>
    <w:rsid w:val="005D72A6"/>
    <w:rsid w:val="005E4142"/>
    <w:rsid w:val="005F2B18"/>
    <w:rsid w:val="005F34B9"/>
    <w:rsid w:val="005F3E5D"/>
    <w:rsid w:val="005F63A8"/>
    <w:rsid w:val="0060746F"/>
    <w:rsid w:val="00610D53"/>
    <w:rsid w:val="0061602F"/>
    <w:rsid w:val="006310A2"/>
    <w:rsid w:val="006364EB"/>
    <w:rsid w:val="006429F7"/>
    <w:rsid w:val="0064706D"/>
    <w:rsid w:val="006476F3"/>
    <w:rsid w:val="00663A9E"/>
    <w:rsid w:val="00670D32"/>
    <w:rsid w:val="0067413B"/>
    <w:rsid w:val="00677273"/>
    <w:rsid w:val="00684431"/>
    <w:rsid w:val="00684B87"/>
    <w:rsid w:val="006A5244"/>
    <w:rsid w:val="006B54A5"/>
    <w:rsid w:val="006C5128"/>
    <w:rsid w:val="006C7D8D"/>
    <w:rsid w:val="006E5C5A"/>
    <w:rsid w:val="006F5463"/>
    <w:rsid w:val="00713716"/>
    <w:rsid w:val="007163E2"/>
    <w:rsid w:val="00722384"/>
    <w:rsid w:val="00745CE8"/>
    <w:rsid w:val="00752925"/>
    <w:rsid w:val="00771F8A"/>
    <w:rsid w:val="007824EA"/>
    <w:rsid w:val="00787BF9"/>
    <w:rsid w:val="007B1A20"/>
    <w:rsid w:val="007B4BDC"/>
    <w:rsid w:val="007B69E9"/>
    <w:rsid w:val="007E34E6"/>
    <w:rsid w:val="007F7832"/>
    <w:rsid w:val="008017EA"/>
    <w:rsid w:val="00810A53"/>
    <w:rsid w:val="00826328"/>
    <w:rsid w:val="0083452A"/>
    <w:rsid w:val="0084000B"/>
    <w:rsid w:val="00854C0E"/>
    <w:rsid w:val="00867999"/>
    <w:rsid w:val="00887873"/>
    <w:rsid w:val="008A07EA"/>
    <w:rsid w:val="008A2C69"/>
    <w:rsid w:val="008A5940"/>
    <w:rsid w:val="008B3E3C"/>
    <w:rsid w:val="008B42C4"/>
    <w:rsid w:val="008E792B"/>
    <w:rsid w:val="0090613F"/>
    <w:rsid w:val="0092706C"/>
    <w:rsid w:val="00932591"/>
    <w:rsid w:val="00956B82"/>
    <w:rsid w:val="00965069"/>
    <w:rsid w:val="009711E0"/>
    <w:rsid w:val="00972695"/>
    <w:rsid w:val="009751A2"/>
    <w:rsid w:val="00975E59"/>
    <w:rsid w:val="00982F3D"/>
    <w:rsid w:val="00991757"/>
    <w:rsid w:val="009B0702"/>
    <w:rsid w:val="009B0F42"/>
    <w:rsid w:val="009D6916"/>
    <w:rsid w:val="009E1681"/>
    <w:rsid w:val="009F58AE"/>
    <w:rsid w:val="009F721D"/>
    <w:rsid w:val="00A13478"/>
    <w:rsid w:val="00A135B0"/>
    <w:rsid w:val="00A139DB"/>
    <w:rsid w:val="00A24E40"/>
    <w:rsid w:val="00A365EF"/>
    <w:rsid w:val="00A4631E"/>
    <w:rsid w:val="00A5388C"/>
    <w:rsid w:val="00A8437F"/>
    <w:rsid w:val="00A87704"/>
    <w:rsid w:val="00A91092"/>
    <w:rsid w:val="00A94DA5"/>
    <w:rsid w:val="00A96D65"/>
    <w:rsid w:val="00AA2CBC"/>
    <w:rsid w:val="00AA4C36"/>
    <w:rsid w:val="00AD29CD"/>
    <w:rsid w:val="00AE2821"/>
    <w:rsid w:val="00AF302A"/>
    <w:rsid w:val="00AF4800"/>
    <w:rsid w:val="00B03305"/>
    <w:rsid w:val="00B05EB3"/>
    <w:rsid w:val="00B10EC5"/>
    <w:rsid w:val="00B145E5"/>
    <w:rsid w:val="00B34EFF"/>
    <w:rsid w:val="00B35760"/>
    <w:rsid w:val="00B564B2"/>
    <w:rsid w:val="00B6251F"/>
    <w:rsid w:val="00B83F91"/>
    <w:rsid w:val="00B86205"/>
    <w:rsid w:val="00BA3DAB"/>
    <w:rsid w:val="00BB28FA"/>
    <w:rsid w:val="00BB32C2"/>
    <w:rsid w:val="00BC7A81"/>
    <w:rsid w:val="00BF017E"/>
    <w:rsid w:val="00BF5A2F"/>
    <w:rsid w:val="00BF73D1"/>
    <w:rsid w:val="00C00F50"/>
    <w:rsid w:val="00C01803"/>
    <w:rsid w:val="00C073A8"/>
    <w:rsid w:val="00C1088F"/>
    <w:rsid w:val="00C121BA"/>
    <w:rsid w:val="00C22B1E"/>
    <w:rsid w:val="00C24833"/>
    <w:rsid w:val="00C25765"/>
    <w:rsid w:val="00C54FCC"/>
    <w:rsid w:val="00C64B92"/>
    <w:rsid w:val="00C827DF"/>
    <w:rsid w:val="00C86817"/>
    <w:rsid w:val="00C96ED6"/>
    <w:rsid w:val="00CB2272"/>
    <w:rsid w:val="00CC335B"/>
    <w:rsid w:val="00CC7ABD"/>
    <w:rsid w:val="00CD508B"/>
    <w:rsid w:val="00CE02A9"/>
    <w:rsid w:val="00CF48FE"/>
    <w:rsid w:val="00D02849"/>
    <w:rsid w:val="00D0609E"/>
    <w:rsid w:val="00D139F3"/>
    <w:rsid w:val="00D15145"/>
    <w:rsid w:val="00D16DE9"/>
    <w:rsid w:val="00D17053"/>
    <w:rsid w:val="00D26A1E"/>
    <w:rsid w:val="00D47714"/>
    <w:rsid w:val="00D729C3"/>
    <w:rsid w:val="00DA3306"/>
    <w:rsid w:val="00DA57A8"/>
    <w:rsid w:val="00DB36FB"/>
    <w:rsid w:val="00DC1CBC"/>
    <w:rsid w:val="00DC4F4D"/>
    <w:rsid w:val="00DC5ED6"/>
    <w:rsid w:val="00DD3DCF"/>
    <w:rsid w:val="00DF517D"/>
    <w:rsid w:val="00E04207"/>
    <w:rsid w:val="00E10DF6"/>
    <w:rsid w:val="00E20878"/>
    <w:rsid w:val="00E24673"/>
    <w:rsid w:val="00E37D2D"/>
    <w:rsid w:val="00E44972"/>
    <w:rsid w:val="00E50D51"/>
    <w:rsid w:val="00E5279F"/>
    <w:rsid w:val="00E64CEE"/>
    <w:rsid w:val="00E861D2"/>
    <w:rsid w:val="00E9298C"/>
    <w:rsid w:val="00EA18AB"/>
    <w:rsid w:val="00EA1BB6"/>
    <w:rsid w:val="00EA79F7"/>
    <w:rsid w:val="00EB5143"/>
    <w:rsid w:val="00EB6267"/>
    <w:rsid w:val="00ED234F"/>
    <w:rsid w:val="00ED297E"/>
    <w:rsid w:val="00ED4328"/>
    <w:rsid w:val="00EE12E6"/>
    <w:rsid w:val="00EF3160"/>
    <w:rsid w:val="00EF787C"/>
    <w:rsid w:val="00F02022"/>
    <w:rsid w:val="00F07321"/>
    <w:rsid w:val="00F16220"/>
    <w:rsid w:val="00F20B84"/>
    <w:rsid w:val="00F27B6A"/>
    <w:rsid w:val="00F50CDD"/>
    <w:rsid w:val="00F74690"/>
    <w:rsid w:val="00F839EF"/>
    <w:rsid w:val="00FB2B58"/>
    <w:rsid w:val="00FB2F2C"/>
    <w:rsid w:val="00FB3261"/>
    <w:rsid w:val="00FB71B9"/>
    <w:rsid w:val="00FB73C5"/>
    <w:rsid w:val="00FC788E"/>
    <w:rsid w:val="00FE4832"/>
    <w:rsid w:val="00FE4ECB"/>
    <w:rsid w:val="00FF2265"/>
    <w:rsid w:val="046EA4B6"/>
    <w:rsid w:val="0B40A6A6"/>
    <w:rsid w:val="2E682C42"/>
    <w:rsid w:val="31A00798"/>
    <w:rsid w:val="39D5892A"/>
    <w:rsid w:val="3B211D2A"/>
    <w:rsid w:val="3C5A362D"/>
    <w:rsid w:val="40C3F01A"/>
    <w:rsid w:val="42AAE6DA"/>
    <w:rsid w:val="4707FED1"/>
    <w:rsid w:val="63264013"/>
    <w:rsid w:val="6828E533"/>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ersonName"/>
  <w:smartTagType w:namespaceuri="urn:schemas:contacts" w:name="nameSuffix"/>
  <w:smartTagType w:namespaceuri="urn:schemas-microsoft-com:office:smarttags" w:name="stockticker"/>
  <w:smartTagType w:namespaceuri="urn:schemas:contacts" w:name="GivenName"/>
  <w:shapeDefaults>
    <o:shapedefaults v:ext="edit" spidmax="1026"/>
    <o:shapelayout v:ext="edit">
      <o:idmap v:ext="edit" data="1"/>
    </o:shapelayout>
  </w:shapeDefaults>
  <w:decimalSymbol w:val="."/>
  <w:listSeparator w:val=","/>
  <w14:docId w14:val="6A30677F"/>
  <w15:chartTrackingRefBased/>
  <w15:docId w15:val="{A72677F8-6BEB-44C7-9607-0B87BF957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5E4142"/>
    <w:pPr>
      <w:jc w:val="center"/>
    </w:pPr>
    <w:rPr>
      <w:b/>
      <w:bCs/>
      <w:sz w:val="36"/>
    </w:rPr>
  </w:style>
  <w:style w:type="paragraph" w:styleId="PlainText">
    <w:name w:val="Plain Text"/>
    <w:basedOn w:val="Normal"/>
    <w:rsid w:val="005E4142"/>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88f0574-adf0-4820-ab8e-62198bfae84d}" enabled="1" method="Privileged" siteId="{c57d1a73-0e5c-464b-afb7-086dc67f3d46}"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424</Words>
  <Characters>2423</Characters>
  <Application>Microsoft Office Word</Application>
  <DocSecurity>0</DocSecurity>
  <Lines>20</Lines>
  <Paragraphs>5</Paragraphs>
  <ScaleCrop>false</ScaleCrop>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Gestures</dc:title>
  <dc:subject/>
  <dc:creator>tifgar</dc:creator>
  <cp:keywords/>
  <dc:description/>
  <cp:lastModifiedBy>Unterberger, Jeffrey He/Him (AHN)</cp:lastModifiedBy>
  <cp:revision>5</cp:revision>
  <dcterms:created xsi:type="dcterms:W3CDTF">2026-04-22T14:30:00Z</dcterms:created>
  <dcterms:modified xsi:type="dcterms:W3CDTF">2026-04-22T14:30:00Z</dcterms:modified>
</cp:coreProperties>
</file>